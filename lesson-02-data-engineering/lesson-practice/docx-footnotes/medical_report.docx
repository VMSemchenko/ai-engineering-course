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Trial Report — Study XR-2025-041</w:t>
      </w:r>
    </w:p>
    <w:p>
      <w:r>
        <w:t xml:space="preserve">Patient received 200mg of Compound-X daily for 12 weeks. </w:t>
      </w:r>
      <w:r>
        <w:t>Adverse events were monitored weekly.</w:t>
      </w:r>
    </w:p>
    <w:p>
      <w:r>
        <w:t xml:space="preserve">Primary endpoint: reduction in serum marker CRP-7 by at least 30%. </w:t>
      </w:r>
      <w:r>
        <w:t>Results showed a mean reduction of 42.3% (p&lt;0.001).</w:t>
      </w:r>
    </w:p>
    <w:p>
      <w:r>
        <w:t xml:space="preserve">Dosage was adjusted to </w:t>
      </w:r>
      <w:del w:id="2" w:author="Legal Review" w:date="2025-12-21T14:00:00Z">
        <w:r>
          <w:rPr>
            <w:strike/>
          </w:rPr>
          <w:delText xml:space="preserve">150mg</w:delText>
        </w:r>
      </w:del>
      <w:ins w:id="1" w:author="Dr. Smith" w:date="2025-12-20T10:30:00Z">
        <w:r>
          <w:rPr>
            <w:color w:val="FF0000"/>
          </w:rPr>
          <w:t xml:space="preserve">200mg</w:t>
        </w:r>
      </w:ins>
      <w:r>
        <w:t xml:space="preserve"> based on interim safety analysis.</w:t>
      </w:r>
    </w:p>
    <w:p>
      <w:r>
        <w:t xml:space="preserve">The trial was conducted in compliance with </w:t>
      </w:r>
      <w:ins w:id="1" w:author="Dr. Smith" w:date="2025-12-20T10:30:00Z">
        <w:r>
          <w:rPr>
            <w:color w:val="FF0000"/>
          </w:rPr>
          <w:t xml:space="preserve">ICH-GCP E6(R2) guidelines and </w:t>
        </w:r>
      </w:ins>
      <w:r>
        <w:t>local regulatory requirements.</w:t>
      </w:r>
    </w:p>
    <w:p>
      <w:pPr>
        <w:pStyle w:val="Heading2"/>
      </w:pPr>
      <w:r>
        <w:t>Conclusion</w:t>
      </w:r>
    </w:p>
    <w:p>
      <w:r>
        <w:t xml:space="preserve">Compound-X demonstrates statistically significant efficacy. </w:t>
      </w:r>
      <w:r>
        <w:t>Recommended for Phase III trial pending regulatory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